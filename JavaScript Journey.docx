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211836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963218" cy="2057687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39903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3050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073275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1742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1590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39534" cy="2143424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4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63271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Initially the name was Mocha (Based on a type of coffee)</w:t>
      </w:r>
      <w:r w:rsidDel="00000000" w:rsidR="00000000" w:rsidRPr="00000000">
        <w:rPr/>
        <w:drawing>
          <wp:inline distB="0" distT="0" distL="0" distR="0">
            <wp:extent cx="5731510" cy="3455035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47396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510" cy="219011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77639" cy="2305372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30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578735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20481" cy="2400635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68617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// Adding two numbers</w:t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num1 = 5;</w:t>
      </w:r>
    </w:p>
    <w:p w:rsidR="00000000" w:rsidDel="00000000" w:rsidP="00000000" w:rsidRDefault="00000000" w:rsidRPr="00000000" w14:paraId="0000000E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num2 = 10;</w:t>
      </w:r>
    </w:p>
    <w:p w:rsidR="00000000" w:rsidDel="00000000" w:rsidP="00000000" w:rsidRDefault="00000000" w:rsidRPr="00000000" w14:paraId="0000000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result1 = num1 + num2;</w:t>
      </w:r>
    </w:p>
    <w:p w:rsidR="00000000" w:rsidDel="00000000" w:rsidP="00000000" w:rsidRDefault="00000000" w:rsidRPr="00000000" w14:paraId="0000001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console.log(result1); // Output: 15</w:t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// Adding a number and a string</w:t>
      </w:r>
    </w:p>
    <w:p w:rsidR="00000000" w:rsidDel="00000000" w:rsidP="00000000" w:rsidRDefault="00000000" w:rsidRPr="00000000" w14:paraId="0000001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num3 = 7;</w:t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str1 = " apples";</w:t>
      </w:r>
    </w:p>
    <w:p w:rsidR="00000000" w:rsidDel="00000000" w:rsidP="00000000" w:rsidRDefault="00000000" w:rsidRPr="00000000" w14:paraId="0000001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let result2 = num3 + str1;</w:t>
      </w:r>
    </w:p>
    <w:p w:rsidR="00000000" w:rsidDel="00000000" w:rsidP="00000000" w:rsidRDefault="00000000" w:rsidRPr="00000000" w14:paraId="0000001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console.log(result2); // Output: "7 apples"</w:t>
      </w:r>
    </w:p>
    <w:p w:rsidR="00000000" w:rsidDel="00000000" w:rsidP="00000000" w:rsidRDefault="00000000" w:rsidRPr="00000000" w14:paraId="00000017">
      <w:pPr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8">
      <w:pPr>
        <w:spacing w:after="240" w:before="24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In JavaScript, </w:t>
        </w:r>
        <w:r w:rsidDel="00000000" w:rsidR="00000000" w:rsidRPr="00000000">
          <w:rPr>
            <w:b w:val="1"/>
            <w:rtl w:val="0"/>
          </w:rPr>
          <w:t xml:space="preserve">let</w:t>
        </w:r>
        <w:r w:rsidDel="00000000" w:rsidR="00000000" w:rsidRPr="00000000">
          <w:rPr>
            <w:b w:val="1"/>
            <w:rtl w:val="0"/>
          </w:rPr>
          <w:t xml:space="preserve"> is a keyword used to declare variables. It's an alternative to the </w:t>
        </w:r>
        <w:r w:rsidDel="00000000" w:rsidR="00000000" w:rsidRPr="00000000">
          <w:rPr>
            <w:b w:val="1"/>
            <w:rtl w:val="0"/>
          </w:rPr>
          <w:t xml:space="preserve">var</w:t>
        </w:r>
        <w:r w:rsidDel="00000000" w:rsidR="00000000" w:rsidRPr="00000000">
          <w:rPr>
            <w:b w:val="1"/>
            <w:rtl w:val="0"/>
          </w:rPr>
          <w:t xml:space="preserve"> keyword but offers better scoping rules. Variables declared with </w:t>
        </w:r>
        <w:r w:rsidDel="00000000" w:rsidR="00000000" w:rsidRPr="00000000">
          <w:rPr>
            <w:b w:val="1"/>
            <w:rtl w:val="0"/>
          </w:rPr>
          <w:t xml:space="preserve">let</w:t>
        </w:r>
        <w:r w:rsidDel="00000000" w:rsidR="00000000" w:rsidRPr="00000000">
          <w:rPr>
            <w:b w:val="1"/>
            <w:rtl w:val="0"/>
          </w:rPr>
          <w:t xml:space="preserve"> have block scope, which means they are only accessible within the block of code where they are declared. This helps avoid errors that can occur with </w:t>
        </w:r>
        <w:r w:rsidDel="00000000" w:rsidR="00000000" w:rsidRPr="00000000">
          <w:rPr>
            <w:b w:val="1"/>
            <w:rtl w:val="0"/>
          </w:rPr>
          <w:t xml:space="preserve">var</w:t>
        </w:r>
        <w:r w:rsidDel="00000000" w:rsidR="00000000" w:rsidRPr="00000000">
          <w:rPr>
            <w:b w:val="1"/>
            <w:rtl w:val="0"/>
          </w:rPr>
          <w:t xml:space="preserve"> due to its function scope.</w:t>
        </w:r>
      </w:ins>
    </w:p>
    <w:p w:rsidR="00000000" w:rsidDel="00000000" w:rsidP="00000000" w:rsidRDefault="00000000" w:rsidRPr="00000000" w14:paraId="00000019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Here's an example to illustrate the difference between </w:t>
        </w:r>
        <w:r w:rsidDel="00000000" w:rsidR="00000000" w:rsidRPr="00000000">
          <w:rPr>
            <w:b w:val="1"/>
            <w:rtl w:val="0"/>
          </w:rPr>
          <w:t xml:space="preserve">let</w:t>
        </w:r>
        <w:r w:rsidDel="00000000" w:rsidR="00000000" w:rsidRPr="00000000">
          <w:rPr>
            <w:b w:val="1"/>
            <w:rtl w:val="0"/>
          </w:rPr>
          <w:t xml:space="preserve"> and </w:t>
        </w:r>
        <w:r w:rsidDel="00000000" w:rsidR="00000000" w:rsidRPr="00000000">
          <w:rPr>
            <w:b w:val="1"/>
            <w:rtl w:val="0"/>
          </w:rPr>
          <w:t xml:space="preserve">var</w:t>
        </w:r>
        <w:r w:rsidDel="00000000" w:rsidR="00000000" w:rsidRPr="00000000">
          <w:rPr>
            <w:b w:val="1"/>
            <w:rtl w:val="0"/>
          </w:rPr>
          <w:t xml:space="preserve">:</w:t>
        </w:r>
      </w:ins>
    </w:p>
    <w:p w:rsidR="00000000" w:rsidDel="00000000" w:rsidP="00000000" w:rsidRDefault="00000000" w:rsidRPr="00000000" w14:paraId="0000001A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// Using var</w:t>
        </w:r>
      </w:ins>
    </w:p>
    <w:p w:rsidR="00000000" w:rsidDel="00000000" w:rsidP="00000000" w:rsidRDefault="00000000" w:rsidRPr="00000000" w14:paraId="0000001B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function exampleVar() {</w:t>
        </w:r>
      </w:ins>
    </w:p>
    <w:p w:rsidR="00000000" w:rsidDel="00000000" w:rsidP="00000000" w:rsidRDefault="00000000" w:rsidRPr="00000000" w14:paraId="0000001C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if (true) {</w:t>
        </w:r>
      </w:ins>
    </w:p>
    <w:p w:rsidR="00000000" w:rsidDel="00000000" w:rsidP="00000000" w:rsidRDefault="00000000" w:rsidRPr="00000000" w14:paraId="0000001D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  var x = 10;</w:t>
        </w:r>
      </w:ins>
    </w:p>
    <w:p w:rsidR="00000000" w:rsidDel="00000000" w:rsidP="00000000" w:rsidRDefault="00000000" w:rsidRPr="00000000" w14:paraId="0000001E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}</w:t>
        </w:r>
      </w:ins>
    </w:p>
    <w:p w:rsidR="00000000" w:rsidDel="00000000" w:rsidP="00000000" w:rsidRDefault="00000000" w:rsidRPr="00000000" w14:paraId="0000001F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console.log(x); // Output: 10</w:t>
        </w:r>
      </w:ins>
    </w:p>
    <w:p w:rsidR="00000000" w:rsidDel="00000000" w:rsidP="00000000" w:rsidRDefault="00000000" w:rsidRPr="00000000" w14:paraId="00000020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}</w:t>
        </w:r>
      </w:ins>
    </w:p>
    <w:p w:rsidR="00000000" w:rsidDel="00000000" w:rsidP="00000000" w:rsidRDefault="00000000" w:rsidRPr="00000000" w14:paraId="00000021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2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// Using let</w:t>
        </w:r>
      </w:ins>
    </w:p>
    <w:p w:rsidR="00000000" w:rsidDel="00000000" w:rsidP="00000000" w:rsidRDefault="00000000" w:rsidRPr="00000000" w14:paraId="00000023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function exampleLet() {</w:t>
        </w:r>
      </w:ins>
    </w:p>
    <w:p w:rsidR="00000000" w:rsidDel="00000000" w:rsidP="00000000" w:rsidRDefault="00000000" w:rsidRPr="00000000" w14:paraId="00000024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if (true) {</w:t>
        </w:r>
      </w:ins>
    </w:p>
    <w:p w:rsidR="00000000" w:rsidDel="00000000" w:rsidP="00000000" w:rsidRDefault="00000000" w:rsidRPr="00000000" w14:paraId="00000025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  let y = 20;</w:t>
        </w:r>
      </w:ins>
    </w:p>
    <w:p w:rsidR="00000000" w:rsidDel="00000000" w:rsidP="00000000" w:rsidRDefault="00000000" w:rsidRPr="00000000" w14:paraId="00000026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}</w:t>
        </w:r>
      </w:ins>
    </w:p>
    <w:p w:rsidR="00000000" w:rsidDel="00000000" w:rsidP="00000000" w:rsidRDefault="00000000" w:rsidRPr="00000000" w14:paraId="00000027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  console.log(y); // Output: ReferenceError: y is not defined</w:t>
        </w:r>
      </w:ins>
    </w:p>
    <w:p w:rsidR="00000000" w:rsidDel="00000000" w:rsidP="00000000" w:rsidRDefault="00000000" w:rsidRPr="00000000" w14:paraId="00000028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}</w:t>
        </w:r>
      </w:ins>
    </w:p>
    <w:p w:rsidR="00000000" w:rsidDel="00000000" w:rsidP="00000000" w:rsidRDefault="00000000" w:rsidRPr="00000000" w14:paraId="00000029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A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exampleVar();</w:t>
        </w:r>
      </w:ins>
    </w:p>
    <w:p w:rsidR="00000000" w:rsidDel="00000000" w:rsidP="00000000" w:rsidRDefault="00000000" w:rsidRPr="00000000" w14:paraId="0000002B">
      <w:pPr>
        <w:spacing w:after="0" w:before="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b w:val="1"/>
            <w:rtl w:val="0"/>
          </w:rPr>
          <w:t xml:space="preserve">exampleLet();</w:t>
        </w:r>
      </w:ins>
    </w:p>
    <w:p w:rsidR="00000000" w:rsidDel="00000000" w:rsidP="00000000" w:rsidRDefault="00000000" w:rsidRPr="00000000" w14:paraId="0000002C">
      <w:pPr>
        <w:spacing w:after="240" w:before="24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D">
      <w:pPr>
        <w:spacing w:after="240" w:before="240" w:lineRule="auto"/>
        <w:rPr>
          <w:ins w:author="Tushar Gupta" w:id="0" w:date="2025-02-07T03:48:48Z"/>
          <w:b w:val="1"/>
        </w:rPr>
      </w:pPr>
      <w:ins w:author="Tushar Gupta" w:id="0" w:date="2025-02-07T03:48:4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ns w:author="Tushar Gupta" w:id="1" w:date="2025-02-07T03:53:35Z"/>
        </w:rPr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spacing w:after="240" w:before="24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Here are some examples of logical AND (</w:t>
        </w:r>
        <w:r w:rsidDel="00000000" w:rsidR="00000000" w:rsidRPr="00000000">
          <w:rPr>
            <w:rtl w:val="0"/>
          </w:rPr>
          <w:t xml:space="preserve">&amp;&amp;</w:t>
        </w:r>
        <w:r w:rsidDel="00000000" w:rsidR="00000000" w:rsidRPr="00000000">
          <w:rPr>
            <w:rtl w:val="0"/>
          </w:rPr>
          <w:t xml:space="preserve">), OR (</w:t>
        </w:r>
        <w:r w:rsidDel="00000000" w:rsidR="00000000" w:rsidRPr="00000000">
          <w:rPr>
            <w:rtl w:val="0"/>
          </w:rPr>
          <w:t xml:space="preserve">||</w:t>
        </w:r>
        <w:r w:rsidDel="00000000" w:rsidR="00000000" w:rsidRPr="00000000">
          <w:rPr>
            <w:rtl w:val="0"/>
          </w:rPr>
          <w:t xml:space="preserve">), and NOT (</w:t>
        </w:r>
        <w:r w:rsidDel="00000000" w:rsidR="00000000" w:rsidRPr="00000000">
          <w:rPr>
            <w:rtl w:val="0"/>
          </w:rPr>
          <w:t xml:space="preserve">!</w:t>
        </w:r>
        <w:r w:rsidDel="00000000" w:rsidR="00000000" w:rsidRPr="00000000">
          <w:rPr>
            <w:rtl w:val="0"/>
          </w:rPr>
          <w:t xml:space="preserve">) operators in JavaScript:</w:t>
        </w:r>
      </w:ins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240" w:lineRule="auto"/>
        <w:ind w:left="720" w:hanging="360"/>
        <w:rPr>
          <w:ins w:author="Tushar Gupta" w:id="1" w:date="2025-02-07T03:53:35Z"/>
          <w:b w:val="1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Logical AND (</w:t>
        </w:r>
        <w:r w:rsidDel="00000000" w:rsidR="00000000" w:rsidRPr="00000000">
          <w:rPr>
            <w:rtl w:val="0"/>
          </w:rPr>
          <w:t xml:space="preserve">&amp;&amp;</w:t>
        </w:r>
        <w:r w:rsidDel="00000000" w:rsidR="00000000" w:rsidRPr="00000000">
          <w:rPr>
            <w:rtl w:val="0"/>
          </w:rPr>
          <w:t xml:space="preserve">): This operator returns true if both operands are true.</w:t>
        </w:r>
      </w:ins>
    </w:p>
    <w:p w:rsidR="00000000" w:rsidDel="00000000" w:rsidP="00000000" w:rsidRDefault="00000000" w:rsidRPr="00000000" w14:paraId="00000032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javascript</w:t>
        </w:r>
      </w:ins>
    </w:p>
    <w:p w:rsidR="00000000" w:rsidDel="00000000" w:rsidP="00000000" w:rsidRDefault="00000000" w:rsidRPr="00000000" w14:paraId="00000033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a = true;</w:t>
        </w:r>
      </w:ins>
    </w:p>
    <w:p w:rsidR="00000000" w:rsidDel="00000000" w:rsidP="00000000" w:rsidRDefault="00000000" w:rsidRPr="00000000" w14:paraId="00000034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b = false;</w:t>
        </w:r>
      </w:ins>
    </w:p>
    <w:p w:rsidR="00000000" w:rsidDel="00000000" w:rsidP="00000000" w:rsidRDefault="00000000" w:rsidRPr="00000000" w14:paraId="00000035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6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console.log(a &amp;&amp; b); // Output: false</w:t>
        </w:r>
      </w:ins>
    </w:p>
    <w:p w:rsidR="00000000" w:rsidDel="00000000" w:rsidP="00000000" w:rsidRDefault="00000000" w:rsidRPr="00000000" w14:paraId="00000037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8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// Another example</w:t>
        </w:r>
      </w:ins>
    </w:p>
    <w:p w:rsidR="00000000" w:rsidDel="00000000" w:rsidP="00000000" w:rsidRDefault="00000000" w:rsidRPr="00000000" w14:paraId="00000039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age = 20;</w:t>
        </w:r>
      </w:ins>
    </w:p>
    <w:p w:rsidR="00000000" w:rsidDel="00000000" w:rsidP="00000000" w:rsidRDefault="00000000" w:rsidRPr="00000000" w14:paraId="0000003A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hasPermission = true;</w:t>
        </w:r>
      </w:ins>
    </w:p>
    <w:p w:rsidR="00000000" w:rsidDel="00000000" w:rsidP="00000000" w:rsidRDefault="00000000" w:rsidRPr="00000000" w14:paraId="0000003B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C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if (age &gt;= 18 &amp;&amp; hasPermission) {</w:t>
        </w:r>
      </w:ins>
    </w:p>
    <w:p w:rsidR="00000000" w:rsidDel="00000000" w:rsidP="00000000" w:rsidRDefault="00000000" w:rsidRPr="00000000" w14:paraId="0000003D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console.log("Access granted"); // Output: Access granted</w:t>
        </w:r>
      </w:ins>
    </w:p>
    <w:p w:rsidR="00000000" w:rsidDel="00000000" w:rsidP="00000000" w:rsidRDefault="00000000" w:rsidRPr="00000000" w14:paraId="0000003E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 else {</w:t>
        </w:r>
      </w:ins>
    </w:p>
    <w:p w:rsidR="00000000" w:rsidDel="00000000" w:rsidP="00000000" w:rsidRDefault="00000000" w:rsidRPr="00000000" w14:paraId="0000003F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console.log("Access denied");</w:t>
        </w:r>
      </w:ins>
    </w:p>
    <w:p w:rsidR="00000000" w:rsidDel="00000000" w:rsidP="00000000" w:rsidRDefault="00000000" w:rsidRPr="00000000" w14:paraId="00000040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</w:t>
        </w:r>
      </w:ins>
    </w:p>
    <w:p w:rsidR="00000000" w:rsidDel="00000000" w:rsidP="00000000" w:rsidRDefault="00000000" w:rsidRPr="00000000" w14:paraId="00000041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240" w:lineRule="auto"/>
        <w:ind w:left="720" w:hanging="360"/>
        <w:rPr>
          <w:ins w:author="Tushar Gupta" w:id="1" w:date="2025-02-07T03:53:35Z"/>
          <w:b w:val="1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Logical OR (</w:t>
        </w:r>
        <w:r w:rsidDel="00000000" w:rsidR="00000000" w:rsidRPr="00000000">
          <w:rPr>
            <w:rtl w:val="0"/>
          </w:rPr>
          <w:t xml:space="preserve">||</w:t>
        </w:r>
        <w:r w:rsidDel="00000000" w:rsidR="00000000" w:rsidRPr="00000000">
          <w:rPr>
            <w:rtl w:val="0"/>
          </w:rPr>
          <w:t xml:space="preserve">): This operator returns true if at least one of the operands is true.</w:t>
        </w:r>
      </w:ins>
    </w:p>
    <w:p w:rsidR="00000000" w:rsidDel="00000000" w:rsidP="00000000" w:rsidRDefault="00000000" w:rsidRPr="00000000" w14:paraId="00000043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javascript</w:t>
        </w:r>
      </w:ins>
    </w:p>
    <w:p w:rsidR="00000000" w:rsidDel="00000000" w:rsidP="00000000" w:rsidRDefault="00000000" w:rsidRPr="00000000" w14:paraId="00000044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c = true;</w:t>
        </w:r>
      </w:ins>
    </w:p>
    <w:p w:rsidR="00000000" w:rsidDel="00000000" w:rsidP="00000000" w:rsidRDefault="00000000" w:rsidRPr="00000000" w14:paraId="00000045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d = false;</w:t>
        </w:r>
      </w:ins>
    </w:p>
    <w:p w:rsidR="00000000" w:rsidDel="00000000" w:rsidP="00000000" w:rsidRDefault="00000000" w:rsidRPr="00000000" w14:paraId="00000046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7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console.log(c || d); // Output: true</w:t>
        </w:r>
      </w:ins>
    </w:p>
    <w:p w:rsidR="00000000" w:rsidDel="00000000" w:rsidP="00000000" w:rsidRDefault="00000000" w:rsidRPr="00000000" w14:paraId="00000048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9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// Another example</w:t>
        </w:r>
      </w:ins>
    </w:p>
    <w:p w:rsidR="00000000" w:rsidDel="00000000" w:rsidP="00000000" w:rsidRDefault="00000000" w:rsidRPr="00000000" w14:paraId="0000004A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isMember = false;</w:t>
        </w:r>
      </w:ins>
    </w:p>
    <w:p w:rsidR="00000000" w:rsidDel="00000000" w:rsidP="00000000" w:rsidRDefault="00000000" w:rsidRPr="00000000" w14:paraId="0000004B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hasGuestPass = true;</w:t>
        </w:r>
      </w:ins>
    </w:p>
    <w:p w:rsidR="00000000" w:rsidDel="00000000" w:rsidP="00000000" w:rsidRDefault="00000000" w:rsidRPr="00000000" w14:paraId="0000004C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D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if (isMember || hasGuestPass) {</w:t>
        </w:r>
      </w:ins>
    </w:p>
    <w:p w:rsidR="00000000" w:rsidDel="00000000" w:rsidP="00000000" w:rsidRDefault="00000000" w:rsidRPr="00000000" w14:paraId="0000004E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console.log("Welcome to the club"); // Output: Welcome to the club</w:t>
        </w:r>
      </w:ins>
    </w:p>
    <w:p w:rsidR="00000000" w:rsidDel="00000000" w:rsidP="00000000" w:rsidRDefault="00000000" w:rsidRPr="00000000" w14:paraId="0000004F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 else {</w:t>
        </w:r>
      </w:ins>
    </w:p>
    <w:p w:rsidR="00000000" w:rsidDel="00000000" w:rsidP="00000000" w:rsidRDefault="00000000" w:rsidRPr="00000000" w14:paraId="00000050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console.log("Entry denied");</w:t>
        </w:r>
      </w:ins>
    </w:p>
    <w:p w:rsidR="00000000" w:rsidDel="00000000" w:rsidP="00000000" w:rsidRDefault="00000000" w:rsidRPr="00000000" w14:paraId="00000051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</w:t>
        </w:r>
      </w:ins>
    </w:p>
    <w:p w:rsidR="00000000" w:rsidDel="00000000" w:rsidP="00000000" w:rsidRDefault="00000000" w:rsidRPr="00000000" w14:paraId="00000052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240" w:lineRule="auto"/>
        <w:ind w:left="720" w:hanging="360"/>
        <w:rPr>
          <w:ins w:author="Tushar Gupta" w:id="1" w:date="2025-02-07T03:53:35Z"/>
          <w:b w:val="1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Logical NOT (</w:t>
        </w:r>
        <w:r w:rsidDel="00000000" w:rsidR="00000000" w:rsidRPr="00000000">
          <w:rPr>
            <w:rtl w:val="0"/>
          </w:rPr>
          <w:t xml:space="preserve">!</w:t>
        </w:r>
        <w:r w:rsidDel="00000000" w:rsidR="00000000" w:rsidRPr="00000000">
          <w:rPr>
            <w:rtl w:val="0"/>
          </w:rPr>
          <w:t xml:space="preserve">): This operator returns true if the operand is false, and vice versa.</w:t>
        </w:r>
      </w:ins>
    </w:p>
    <w:p w:rsidR="00000000" w:rsidDel="00000000" w:rsidP="00000000" w:rsidRDefault="00000000" w:rsidRPr="00000000" w14:paraId="00000054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javascript</w:t>
        </w:r>
      </w:ins>
    </w:p>
    <w:p w:rsidR="00000000" w:rsidDel="00000000" w:rsidP="00000000" w:rsidRDefault="00000000" w:rsidRPr="00000000" w14:paraId="00000055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e = true;</w:t>
        </w:r>
      </w:ins>
    </w:p>
    <w:p w:rsidR="00000000" w:rsidDel="00000000" w:rsidP="00000000" w:rsidRDefault="00000000" w:rsidRPr="00000000" w14:paraId="00000056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7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console.log(!e); // Output: false</w:t>
        </w:r>
      </w:ins>
    </w:p>
    <w:p w:rsidR="00000000" w:rsidDel="00000000" w:rsidP="00000000" w:rsidRDefault="00000000" w:rsidRPr="00000000" w14:paraId="00000058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9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// Another example</w:t>
        </w:r>
      </w:ins>
    </w:p>
    <w:p w:rsidR="00000000" w:rsidDel="00000000" w:rsidP="00000000" w:rsidRDefault="00000000" w:rsidRPr="00000000" w14:paraId="0000005A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let isLoggedIn = false;</w:t>
        </w:r>
      </w:ins>
    </w:p>
    <w:p w:rsidR="00000000" w:rsidDel="00000000" w:rsidP="00000000" w:rsidRDefault="00000000" w:rsidRPr="00000000" w14:paraId="0000005B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C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if (!isLoggedIn) {</w:t>
        </w:r>
      </w:ins>
    </w:p>
    <w:p w:rsidR="00000000" w:rsidDel="00000000" w:rsidP="00000000" w:rsidRDefault="00000000" w:rsidRPr="00000000" w14:paraId="0000005D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console.log("Please log in"); // Output: Please log in</w:t>
        </w:r>
      </w:ins>
    </w:p>
    <w:p w:rsidR="00000000" w:rsidDel="00000000" w:rsidP="00000000" w:rsidRDefault="00000000" w:rsidRPr="00000000" w14:paraId="0000005E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 else {</w:t>
        </w:r>
      </w:ins>
    </w:p>
    <w:p w:rsidR="00000000" w:rsidDel="00000000" w:rsidP="00000000" w:rsidRDefault="00000000" w:rsidRPr="00000000" w14:paraId="0000005F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  console.log("Welcome back!");</w:t>
        </w:r>
      </w:ins>
    </w:p>
    <w:p w:rsidR="00000000" w:rsidDel="00000000" w:rsidP="00000000" w:rsidRDefault="00000000" w:rsidRPr="00000000" w14:paraId="00000060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  <w:t xml:space="preserve">}</w:t>
        </w:r>
      </w:ins>
    </w:p>
    <w:p w:rsidR="00000000" w:rsidDel="00000000" w:rsidP="00000000" w:rsidRDefault="00000000" w:rsidRPr="00000000" w14:paraId="00000061">
      <w:pPr>
        <w:spacing w:after="0" w:lineRule="auto"/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2">
      <w:pPr>
        <w:rPr>
          <w:ins w:author="Tushar Gupta" w:id="1" w:date="2025-02-07T03:53:35Z"/>
        </w:rPr>
      </w:pPr>
      <w:ins w:author="Tushar Gupta" w:id="1" w:date="2025-02-07T03:53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390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Absolutely! Bitwise operators in JavaScript are used to perform operations on binary representations of numbers. Here are examples of commonly used bitwise operators: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AND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performs a binary AND operation on each pair of corresponding bits of the operands.</w:t>
      </w:r>
    </w:p>
    <w:p w:rsidR="00000000" w:rsidDel="00000000" w:rsidP="00000000" w:rsidRDefault="00000000" w:rsidRPr="00000000" w14:paraId="00000066">
      <w:pPr>
        <w:spacing w:after="0" w:lineRule="auto"/>
        <w:rPr/>
        <w:pPrChange w:author="Tushar Gupta" w:id="0" w:date="2025-02-07T04:00:26Z">
          <w:pPr/>
        </w:pPrChange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67">
      <w:pPr>
        <w:spacing w:after="0" w:lineRule="auto"/>
        <w:rPr/>
        <w:pPrChange w:author="Tushar Gupta" w:id="0" w:date="2025-02-07T04:00:26Z">
          <w:pPr/>
        </w:pPrChange>
      </w:pPr>
      <w:r w:rsidDel="00000000" w:rsidR="00000000" w:rsidRPr="00000000">
        <w:rPr>
          <w:rtl w:val="0"/>
        </w:rPr>
        <w:t xml:space="preserve">let a = 5;  // Binary: 0101</w:t>
      </w:r>
    </w:p>
    <w:p w:rsidR="00000000" w:rsidDel="00000000" w:rsidP="00000000" w:rsidRDefault="00000000" w:rsidRPr="00000000" w14:paraId="00000068">
      <w:pPr>
        <w:spacing w:after="0" w:lineRule="auto"/>
        <w:rPr/>
        <w:pPrChange w:author="Tushar Gupta" w:id="0" w:date="2025-02-07T04:00:26Z">
          <w:pPr/>
        </w:pPrChange>
      </w:pPr>
      <w:r w:rsidDel="00000000" w:rsidR="00000000" w:rsidRPr="00000000">
        <w:rPr>
          <w:rtl w:val="0"/>
        </w:rPr>
        <w:t xml:space="preserve">let b = 3;  // Binary: 0011</w:t>
      </w:r>
    </w:p>
    <w:p w:rsidR="00000000" w:rsidDel="00000000" w:rsidP="00000000" w:rsidRDefault="00000000" w:rsidRPr="00000000" w14:paraId="00000069">
      <w:pPr>
        <w:spacing w:after="0" w:lineRule="auto"/>
        <w:rPr/>
        <w:pPrChange w:author="Tushar Gupta" w:id="0" w:date="2025-02-07T04:00:26Z">
          <w:pPr/>
        </w:pPrChange>
      </w:pPr>
      <w:r w:rsidDel="00000000" w:rsidR="00000000" w:rsidRPr="00000000">
        <w:rPr>
          <w:rtl w:val="0"/>
        </w:rPr>
        <w:t xml:space="preserve">let result = a &amp; b;  // Binary: 0001</w:t>
      </w:r>
    </w:p>
    <w:p w:rsidR="00000000" w:rsidDel="00000000" w:rsidP="00000000" w:rsidRDefault="00000000" w:rsidRPr="00000000" w14:paraId="0000006A">
      <w:pPr>
        <w:spacing w:after="0" w:lineRule="auto"/>
        <w:rPr/>
        <w:pPrChange w:author="Tushar Gupta" w:id="0" w:date="2025-02-07T04:00:26Z">
          <w:pPr/>
        </w:pPrChange>
      </w:pPr>
      <w:r w:rsidDel="00000000" w:rsidR="00000000" w:rsidRPr="00000000">
        <w:rPr>
          <w:rtl w:val="0"/>
        </w:rPr>
        <w:t xml:space="preserve">console.log(result); // Output: 1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performs a binary OR operation on each pair of corresponding bits of the operands.</w:t>
      </w:r>
    </w:p>
    <w:p w:rsidR="00000000" w:rsidDel="00000000" w:rsidP="00000000" w:rsidRDefault="00000000" w:rsidRPr="00000000" w14:paraId="0000006D">
      <w:pPr>
        <w:spacing w:after="0" w:lineRule="auto"/>
        <w:rPr/>
        <w:pPrChange w:author="Tushar Gupta" w:id="0" w:date="2025-02-07T04:00:21Z">
          <w:pPr/>
        </w:pPrChange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6E">
      <w:pPr>
        <w:spacing w:after="0" w:lineRule="auto"/>
        <w:rPr/>
        <w:pPrChange w:author="Tushar Gupta" w:id="0" w:date="2025-02-07T04:00:21Z">
          <w:pPr/>
        </w:pPrChange>
      </w:pPr>
      <w:r w:rsidDel="00000000" w:rsidR="00000000" w:rsidRPr="00000000">
        <w:rPr>
          <w:rtl w:val="0"/>
        </w:rPr>
        <w:t xml:space="preserve">let c = 5;  // Binary: 0101</w:t>
      </w:r>
    </w:p>
    <w:p w:rsidR="00000000" w:rsidDel="00000000" w:rsidP="00000000" w:rsidRDefault="00000000" w:rsidRPr="00000000" w14:paraId="0000006F">
      <w:pPr>
        <w:spacing w:after="0" w:lineRule="auto"/>
        <w:rPr/>
        <w:pPrChange w:author="Tushar Gupta" w:id="0" w:date="2025-02-07T04:00:21Z">
          <w:pPr/>
        </w:pPrChange>
      </w:pPr>
      <w:r w:rsidDel="00000000" w:rsidR="00000000" w:rsidRPr="00000000">
        <w:rPr>
          <w:rtl w:val="0"/>
        </w:rPr>
        <w:t xml:space="preserve">let d = 3;  // Binary: 0011</w:t>
      </w:r>
    </w:p>
    <w:p w:rsidR="00000000" w:rsidDel="00000000" w:rsidP="00000000" w:rsidRDefault="00000000" w:rsidRPr="00000000" w14:paraId="00000070">
      <w:pPr>
        <w:spacing w:after="0" w:lineRule="auto"/>
        <w:rPr/>
        <w:pPrChange w:author="Tushar Gupta" w:id="0" w:date="2025-02-07T04:00:21Z">
          <w:pPr/>
        </w:pPrChange>
      </w:pPr>
      <w:r w:rsidDel="00000000" w:rsidR="00000000" w:rsidRPr="00000000">
        <w:rPr>
          <w:rtl w:val="0"/>
        </w:rPr>
        <w:t xml:space="preserve">let result2 = c | d;  // Binary: 0111</w:t>
      </w:r>
    </w:p>
    <w:p w:rsidR="00000000" w:rsidDel="00000000" w:rsidP="00000000" w:rsidRDefault="00000000" w:rsidRPr="00000000" w14:paraId="00000071">
      <w:pPr>
        <w:spacing w:after="0" w:lineRule="auto"/>
        <w:rPr/>
        <w:pPrChange w:author="Tushar Gupta" w:id="0" w:date="2025-02-07T04:00:21Z">
          <w:pPr/>
        </w:pPrChange>
      </w:pPr>
      <w:r w:rsidDel="00000000" w:rsidR="00000000" w:rsidRPr="00000000">
        <w:rPr>
          <w:rtl w:val="0"/>
        </w:rPr>
        <w:t xml:space="preserve">console.log(result2); // Output: 7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XOR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performs a binary XOR operation on each pair of corresponding bits of the operands.</w:t>
      </w:r>
    </w:p>
    <w:p w:rsidR="00000000" w:rsidDel="00000000" w:rsidP="00000000" w:rsidRDefault="00000000" w:rsidRPr="00000000" w14:paraId="00000074">
      <w:pPr>
        <w:spacing w:after="0" w:lineRule="auto"/>
        <w:rPr/>
        <w:pPrChange w:author="Tushar Gupta" w:id="0" w:date="2025-02-07T04:00:31Z">
          <w:pPr/>
        </w:pPrChange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75">
      <w:pPr>
        <w:spacing w:after="0" w:lineRule="auto"/>
        <w:rPr/>
        <w:pPrChange w:author="Tushar Gupta" w:id="0" w:date="2025-02-07T04:00:31Z">
          <w:pPr/>
        </w:pPrChange>
      </w:pPr>
      <w:r w:rsidDel="00000000" w:rsidR="00000000" w:rsidRPr="00000000">
        <w:rPr>
          <w:rtl w:val="0"/>
        </w:rPr>
        <w:t xml:space="preserve">let e = 5;  // Binary: 0101</w:t>
      </w:r>
    </w:p>
    <w:p w:rsidR="00000000" w:rsidDel="00000000" w:rsidP="00000000" w:rsidRDefault="00000000" w:rsidRPr="00000000" w14:paraId="00000076">
      <w:pPr>
        <w:spacing w:after="0" w:lineRule="auto"/>
        <w:rPr/>
        <w:pPrChange w:author="Tushar Gupta" w:id="0" w:date="2025-02-07T04:00:31Z">
          <w:pPr/>
        </w:pPrChange>
      </w:pPr>
      <w:r w:rsidDel="00000000" w:rsidR="00000000" w:rsidRPr="00000000">
        <w:rPr>
          <w:rtl w:val="0"/>
        </w:rPr>
        <w:t xml:space="preserve">let f = 3;  // Binary: 0011</w:t>
      </w:r>
    </w:p>
    <w:p w:rsidR="00000000" w:rsidDel="00000000" w:rsidP="00000000" w:rsidRDefault="00000000" w:rsidRPr="00000000" w14:paraId="00000077">
      <w:pPr>
        <w:spacing w:after="0" w:lineRule="auto"/>
        <w:rPr/>
        <w:pPrChange w:author="Tushar Gupta" w:id="0" w:date="2025-02-07T04:00:31Z">
          <w:pPr/>
        </w:pPrChange>
      </w:pPr>
      <w:r w:rsidDel="00000000" w:rsidR="00000000" w:rsidRPr="00000000">
        <w:rPr>
          <w:rtl w:val="0"/>
        </w:rPr>
        <w:t xml:space="preserve">let result3 = e ^ f;  // Binary: 0110</w:t>
      </w:r>
    </w:p>
    <w:p w:rsidR="00000000" w:rsidDel="00000000" w:rsidP="00000000" w:rsidRDefault="00000000" w:rsidRPr="00000000" w14:paraId="00000078">
      <w:pPr>
        <w:spacing w:after="0" w:lineRule="auto"/>
        <w:rPr/>
        <w:pPrChange w:author="Tushar Gupta" w:id="0" w:date="2025-02-07T04:00:31Z">
          <w:pPr/>
        </w:pPrChange>
      </w:pPr>
      <w:r w:rsidDel="00000000" w:rsidR="00000000" w:rsidRPr="00000000">
        <w:rPr>
          <w:rtl w:val="0"/>
        </w:rPr>
        <w:t xml:space="preserve">console.log(result3); // Output: 6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NOT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inverts all the bits of the operand.</w:t>
      </w:r>
    </w:p>
    <w:p w:rsidR="00000000" w:rsidDel="00000000" w:rsidP="00000000" w:rsidRDefault="00000000" w:rsidRPr="00000000" w14:paraId="0000007B">
      <w:pPr>
        <w:spacing w:after="0" w:lineRule="auto"/>
        <w:rPr/>
        <w:pPrChange w:author="Tushar Gupta" w:id="0" w:date="2025-02-07T04:00:34Z">
          <w:pPr/>
        </w:pPrChange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7C">
      <w:pPr>
        <w:spacing w:after="0" w:lineRule="auto"/>
        <w:rPr/>
        <w:pPrChange w:author="Tushar Gupta" w:id="0" w:date="2025-02-07T04:00:34Z">
          <w:pPr/>
        </w:pPrChange>
      </w:pPr>
      <w:r w:rsidDel="00000000" w:rsidR="00000000" w:rsidRPr="00000000">
        <w:rPr>
          <w:rtl w:val="0"/>
        </w:rPr>
        <w:t xml:space="preserve">let g = 5;  // Binary: 0101</w:t>
      </w:r>
    </w:p>
    <w:p w:rsidR="00000000" w:rsidDel="00000000" w:rsidP="00000000" w:rsidRDefault="00000000" w:rsidRPr="00000000" w14:paraId="0000007D">
      <w:pPr>
        <w:spacing w:after="0" w:lineRule="auto"/>
        <w:rPr/>
        <w:pPrChange w:author="Tushar Gupta" w:id="0" w:date="2025-02-07T04:00:34Z">
          <w:pPr/>
        </w:pPrChange>
      </w:pPr>
      <w:r w:rsidDel="00000000" w:rsidR="00000000" w:rsidRPr="00000000">
        <w:rPr>
          <w:rtl w:val="0"/>
        </w:rPr>
        <w:t xml:space="preserve">let result4 = ~g;  // Binary: 1010 (inverted)</w:t>
      </w:r>
    </w:p>
    <w:p w:rsidR="00000000" w:rsidDel="00000000" w:rsidP="00000000" w:rsidRDefault="00000000" w:rsidRPr="00000000" w14:paraId="0000007E">
      <w:pPr>
        <w:spacing w:after="0" w:lineRule="auto"/>
        <w:rPr/>
        <w:pPrChange w:author="Tushar Gupta" w:id="0" w:date="2025-02-07T04:00:34Z">
          <w:pPr/>
        </w:pPrChange>
      </w:pPr>
      <w:r w:rsidDel="00000000" w:rsidR="00000000" w:rsidRPr="00000000">
        <w:rPr>
          <w:rtl w:val="0"/>
        </w:rPr>
        <w:t xml:space="preserve">console.log(result4); // Output: -6 (Two's complement of 1010)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Left Shift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&lt;&lt;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shifts the bits of the operand to the left by the specified number of positions.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  <w:t xml:space="preserve">let h = 5;  // Binary: 0101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  <w:t xml:space="preserve">let result5 = h &lt;&lt; 1;  // Binary: 1010</w:t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  <w:t xml:space="preserve">console.log(result5); // Output: 10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Right Shift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&gt;&gt;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This operator shifts the bits of the operand to the right by the specified number of positions.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  <w:t xml:space="preserve">let i = 5;  // Binary: 0101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  <w:t xml:space="preserve">let result6 = i &gt;&gt; 1;  // Binary: 0010</w:t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  <w:t xml:space="preserve">console.log(result6); // Output: 2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ns w:author="Tushar Gupta" w:id="6" w:date="2025-02-07T04:04:38Z"/>
        </w:rPr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72125" cy="2847975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ushar Gupta" w:id="6" w:date="2025-02-07T04:04:3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D">
      <w:pPr>
        <w:rPr>
          <w:ins w:author="Tushar Gupta" w:id="6" w:date="2025-02-07T04:04:38Z"/>
        </w:rPr>
      </w:pPr>
      <w:ins w:author="Tushar Gupta" w:id="6" w:date="2025-02-07T04:04:38Z">
        <w:r w:rsidDel="00000000" w:rsidR="00000000" w:rsidRPr="00000000">
          <w:rPr/>
          <w:drawing>
            <wp:inline distB="114300" distT="114300" distL="114300" distR="114300">
              <wp:extent cx="5731200" cy="3124200"/>
              <wp:effectExtent b="0" l="0" r="0" t="0"/>
              <wp:docPr id="31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124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E">
      <w:pPr>
        <w:jc w:val="center"/>
        <w:rPr>
          <w:ins w:author="Tushar Gupta" w:id="6" w:date="2025-02-07T04:04:38Z"/>
        </w:rPr>
      </w:pPr>
      <w:ins w:author="Tushar Gupta" w:id="6" w:date="2025-02-07T04:04:38Z">
        <w:r w:rsidDel="00000000" w:rsidR="00000000" w:rsidRPr="00000000">
          <w:rPr/>
          <w:drawing>
            <wp:inline distB="114300" distT="114300" distL="114300" distR="114300">
              <wp:extent cx="2371725" cy="3181350"/>
              <wp:effectExtent b="0" l="0" r="0" t="0"/>
              <wp:docPr id="26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37"/>
                      <a:srcRect b="19305" l="8737" r="10679" t="2030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1725" cy="31813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F">
      <w:pPr>
        <w:rPr>
          <w:ins w:author="Tushar Gupta" w:id="7" w:date="2025-02-07T04:04:24Z"/>
        </w:rPr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ushar Gupta" w:id="7" w:date="2025-02-07T04:04:2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0">
      <w:pPr>
        <w:rPr>
          <w:ins w:author="Tushar Gupta" w:id="8" w:date="2025-02-07T04:16:58Z"/>
        </w:rPr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ushar Gupta" w:id="8" w:date="2025-02-07T04:16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1">
      <w:pPr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2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Let's consider a real-life example of a do-while loop to simulate a simple menu-driven program. Suppose you want to create a program that repeatedly displays a menu to the user until they choose to exit:</w:t>
        </w:r>
      </w:ins>
    </w:p>
    <w:p w:rsidR="00000000" w:rsidDel="00000000" w:rsidP="00000000" w:rsidRDefault="00000000" w:rsidRPr="00000000" w14:paraId="00000093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javascript</w:t>
        </w:r>
      </w:ins>
    </w:p>
    <w:p w:rsidR="00000000" w:rsidDel="00000000" w:rsidP="00000000" w:rsidRDefault="00000000" w:rsidRPr="00000000" w14:paraId="00000094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let choice;</w:t>
        </w:r>
      </w:ins>
    </w:p>
    <w:p w:rsidR="00000000" w:rsidDel="00000000" w:rsidP="00000000" w:rsidRDefault="00000000" w:rsidRPr="00000000" w14:paraId="00000095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do {</w:t>
        </w:r>
      </w:ins>
    </w:p>
    <w:p w:rsidR="00000000" w:rsidDel="00000000" w:rsidP="00000000" w:rsidRDefault="00000000" w:rsidRPr="00000000" w14:paraId="00000096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console.log("Menu:");</w:t>
        </w:r>
      </w:ins>
    </w:p>
    <w:p w:rsidR="00000000" w:rsidDel="00000000" w:rsidP="00000000" w:rsidRDefault="00000000" w:rsidRPr="00000000" w14:paraId="00000097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console.log("1. Check Balance");</w:t>
        </w:r>
      </w:ins>
    </w:p>
    <w:p w:rsidR="00000000" w:rsidDel="00000000" w:rsidP="00000000" w:rsidRDefault="00000000" w:rsidRPr="00000000" w14:paraId="00000098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console.log("2. Deposit Money");</w:t>
        </w:r>
      </w:ins>
    </w:p>
    <w:p w:rsidR="00000000" w:rsidDel="00000000" w:rsidP="00000000" w:rsidRDefault="00000000" w:rsidRPr="00000000" w14:paraId="00000099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console.log("3. Withdraw Money");</w:t>
        </w:r>
      </w:ins>
    </w:p>
    <w:p w:rsidR="00000000" w:rsidDel="00000000" w:rsidP="00000000" w:rsidRDefault="00000000" w:rsidRPr="00000000" w14:paraId="0000009A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console.log("4. Exit");</w:t>
        </w:r>
      </w:ins>
    </w:p>
    <w:p w:rsidR="00000000" w:rsidDel="00000000" w:rsidP="00000000" w:rsidRDefault="00000000" w:rsidRPr="00000000" w14:paraId="0000009B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</w:t>
        </w:r>
      </w:ins>
    </w:p>
    <w:p w:rsidR="00000000" w:rsidDel="00000000" w:rsidP="00000000" w:rsidRDefault="00000000" w:rsidRPr="00000000" w14:paraId="0000009C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choice = prompt("Enter your choice (1-4):");</w:t>
        </w:r>
      </w:ins>
    </w:p>
    <w:p w:rsidR="00000000" w:rsidDel="00000000" w:rsidP="00000000" w:rsidRDefault="00000000" w:rsidRPr="00000000" w14:paraId="0000009D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E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switch (choice) {</w:t>
        </w:r>
      </w:ins>
    </w:p>
    <w:p w:rsidR="00000000" w:rsidDel="00000000" w:rsidP="00000000" w:rsidRDefault="00000000" w:rsidRPr="00000000" w14:paraId="0000009F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case "1":</w:t>
        </w:r>
      </w:ins>
    </w:p>
    <w:p w:rsidR="00000000" w:rsidDel="00000000" w:rsidP="00000000" w:rsidRDefault="00000000" w:rsidRPr="00000000" w14:paraId="000000A0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console.log("Your balance is $1000.");</w:t>
        </w:r>
      </w:ins>
    </w:p>
    <w:p w:rsidR="00000000" w:rsidDel="00000000" w:rsidP="00000000" w:rsidRDefault="00000000" w:rsidRPr="00000000" w14:paraId="000000A1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break;</w:t>
        </w:r>
      </w:ins>
    </w:p>
    <w:p w:rsidR="00000000" w:rsidDel="00000000" w:rsidP="00000000" w:rsidRDefault="00000000" w:rsidRPr="00000000" w14:paraId="000000A2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case "2":</w:t>
        </w:r>
      </w:ins>
    </w:p>
    <w:p w:rsidR="00000000" w:rsidDel="00000000" w:rsidP="00000000" w:rsidRDefault="00000000" w:rsidRPr="00000000" w14:paraId="000000A3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console.log("Enter the amount to deposit:");</w:t>
        </w:r>
      </w:ins>
    </w:p>
    <w:p w:rsidR="00000000" w:rsidDel="00000000" w:rsidP="00000000" w:rsidRDefault="00000000" w:rsidRPr="00000000" w14:paraId="000000A4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let deposit = prompt();</w:t>
        </w:r>
      </w:ins>
    </w:p>
    <w:p w:rsidR="00000000" w:rsidDel="00000000" w:rsidP="00000000" w:rsidRDefault="00000000" w:rsidRPr="00000000" w14:paraId="000000A5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console.log(`You have deposited $${deposit}.`);</w:t>
        </w:r>
      </w:ins>
    </w:p>
    <w:p w:rsidR="00000000" w:rsidDel="00000000" w:rsidP="00000000" w:rsidRDefault="00000000" w:rsidRPr="00000000" w14:paraId="000000A6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break;</w:t>
        </w:r>
      </w:ins>
    </w:p>
    <w:p w:rsidR="00000000" w:rsidDel="00000000" w:rsidP="00000000" w:rsidRDefault="00000000" w:rsidRPr="00000000" w14:paraId="000000A7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case "3":</w:t>
        </w:r>
      </w:ins>
    </w:p>
    <w:p w:rsidR="00000000" w:rsidDel="00000000" w:rsidP="00000000" w:rsidRDefault="00000000" w:rsidRPr="00000000" w14:paraId="000000A8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console.log("Enter the amount to withdraw:");</w:t>
        </w:r>
      </w:ins>
    </w:p>
    <w:p w:rsidR="00000000" w:rsidDel="00000000" w:rsidP="00000000" w:rsidRDefault="00000000" w:rsidRPr="00000000" w14:paraId="000000A9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let withdraw = prompt();</w:t>
        </w:r>
      </w:ins>
    </w:p>
    <w:p w:rsidR="00000000" w:rsidDel="00000000" w:rsidP="00000000" w:rsidRDefault="00000000" w:rsidRPr="00000000" w14:paraId="000000AA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console.log(`You have withdrawn $${withdraw}.`);</w:t>
        </w:r>
      </w:ins>
    </w:p>
    <w:p w:rsidR="00000000" w:rsidDel="00000000" w:rsidP="00000000" w:rsidRDefault="00000000" w:rsidRPr="00000000" w14:paraId="000000AB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break;</w:t>
        </w:r>
      </w:ins>
    </w:p>
    <w:p w:rsidR="00000000" w:rsidDel="00000000" w:rsidP="00000000" w:rsidRDefault="00000000" w:rsidRPr="00000000" w14:paraId="000000AC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case "4":</w:t>
        </w:r>
      </w:ins>
    </w:p>
    <w:p w:rsidR="00000000" w:rsidDel="00000000" w:rsidP="00000000" w:rsidRDefault="00000000" w:rsidRPr="00000000" w14:paraId="000000AD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console.log("Exiting...");</w:t>
        </w:r>
      </w:ins>
    </w:p>
    <w:p w:rsidR="00000000" w:rsidDel="00000000" w:rsidP="00000000" w:rsidRDefault="00000000" w:rsidRPr="00000000" w14:paraId="000000AE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break;</w:t>
        </w:r>
      </w:ins>
    </w:p>
    <w:p w:rsidR="00000000" w:rsidDel="00000000" w:rsidP="00000000" w:rsidRDefault="00000000" w:rsidRPr="00000000" w14:paraId="000000AF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default:</w:t>
        </w:r>
      </w:ins>
    </w:p>
    <w:p w:rsidR="00000000" w:rsidDel="00000000" w:rsidP="00000000" w:rsidRDefault="00000000" w:rsidRPr="00000000" w14:paraId="000000B0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    console.log("Invalid choice. Please enter a number between 1 and 4.");</w:t>
        </w:r>
      </w:ins>
    </w:p>
    <w:p w:rsidR="00000000" w:rsidDel="00000000" w:rsidP="00000000" w:rsidRDefault="00000000" w:rsidRPr="00000000" w14:paraId="000000B1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  }</w:t>
        </w:r>
      </w:ins>
    </w:p>
    <w:p w:rsidR="00000000" w:rsidDel="00000000" w:rsidP="00000000" w:rsidRDefault="00000000" w:rsidRPr="00000000" w14:paraId="000000B2">
      <w:pPr>
        <w:spacing w:after="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} while (choice !== "4");</w:t>
        </w:r>
      </w:ins>
    </w:p>
    <w:p w:rsidR="00000000" w:rsidDel="00000000" w:rsidP="00000000" w:rsidRDefault="00000000" w:rsidRPr="00000000" w14:paraId="000000B3">
      <w:pPr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B4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In this example:</w:t>
        </w:r>
      </w:ins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program displays a menu with options for checking balance, depositing money, withdrawing money, and exiting.</w:t>
        </w:r>
      </w:ins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</w:t>
        </w:r>
        <w:r w:rsidDel="00000000" w:rsidR="00000000" w:rsidRPr="00000000">
          <w:rPr>
            <w:rtl w:val="0"/>
          </w:rPr>
          <w:t xml:space="preserve">do</w:t>
        </w:r>
        <w:r w:rsidDel="00000000" w:rsidR="00000000" w:rsidRPr="00000000">
          <w:rPr>
            <w:rtl w:val="0"/>
          </w:rPr>
          <w:t xml:space="preserve"> block ensures that the menu is displayed at least once, regardless of the user's initial choice.</w:t>
        </w:r>
      </w:ins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</w:t>
        </w:r>
        <w:r w:rsidDel="00000000" w:rsidR="00000000" w:rsidRPr="00000000">
          <w:rPr>
            <w:rtl w:val="0"/>
          </w:rPr>
          <w:t xml:space="preserve">switch</w:t>
        </w:r>
        <w:r w:rsidDel="00000000" w:rsidR="00000000" w:rsidRPr="00000000">
          <w:rPr>
            <w:rtl w:val="0"/>
          </w:rPr>
          <w:t xml:space="preserve"> statement handles the user's choice and performs the corresponding action.</w:t>
        </w:r>
      </w:ins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</w:t>
        </w:r>
        <w:r w:rsidDel="00000000" w:rsidR="00000000" w:rsidRPr="00000000">
          <w:rPr>
            <w:rtl w:val="0"/>
          </w:rPr>
          <w:t xml:space="preserve">while</w:t>
        </w:r>
        <w:r w:rsidDel="00000000" w:rsidR="00000000" w:rsidRPr="00000000">
          <w:rPr>
            <w:rtl w:val="0"/>
          </w:rPr>
          <w:t xml:space="preserve"> condition checks if the user's choice is not "4" (exit). If it is not, the loop repeats, displaying the menu again.</w:t>
        </w:r>
      </w:ins>
    </w:p>
    <w:p w:rsidR="00000000" w:rsidDel="00000000" w:rsidP="00000000" w:rsidRDefault="00000000" w:rsidRPr="00000000" w14:paraId="000000B9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Example: Car's Fuel Level Monitoring</w:t>
        </w:r>
      </w:ins>
    </w:p>
    <w:p w:rsidR="00000000" w:rsidDel="00000000" w:rsidP="00000000" w:rsidRDefault="00000000" w:rsidRPr="00000000" w14:paraId="000000BA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Imagine you have a smart car system that continuously monitors the car's fuel level. The system should alert the driver if the fuel level drops below a certain threshold. The check should be performed at least once and then continue to monitor the fuel level periodically.</w:t>
        </w:r>
      </w:ins>
    </w:p>
    <w:p w:rsidR="00000000" w:rsidDel="00000000" w:rsidP="00000000" w:rsidRDefault="00000000" w:rsidRPr="00000000" w14:paraId="000000BB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In this scenario:</w:t>
        </w:r>
      </w:ins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fuel level check is initiated at least once (ensured by the "do" part of the loop).</w:t>
        </w:r>
      </w:ins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The loop continues to monitor the fuel level and provide alerts as long as the car is running (handled by the "while" condition).</w:t>
        </w:r>
      </w:ins>
    </w:p>
    <w:p w:rsidR="00000000" w:rsidDel="00000000" w:rsidP="00000000" w:rsidRDefault="00000000" w:rsidRPr="00000000" w14:paraId="000000BE">
      <w:pPr>
        <w:spacing w:after="240" w:before="240" w:lineRule="auto"/>
        <w:rPr>
          <w:ins w:author="Tushar Gupta" w:id="8" w:date="2025-02-07T04:16:58Z"/>
        </w:rPr>
      </w:pPr>
      <w:ins w:author="Tushar Gupta" w:id="8" w:date="2025-02-07T04:16:58Z">
        <w:r w:rsidDel="00000000" w:rsidR="00000000" w:rsidRPr="00000000">
          <w:rPr>
            <w:rtl w:val="0"/>
          </w:rPr>
          <w:t xml:space="preserve">This type of loop ensures that the fuel level is always monitored, and the driver is alerted if they need to refuel, enhancing safety and convenience.</w:t>
        </w:r>
      </w:ins>
    </w:p>
    <w:p w:rsidR="00000000" w:rsidDel="00000000" w:rsidP="00000000" w:rsidRDefault="00000000" w:rsidRPr="00000000" w14:paraId="000000BF">
      <w:pPr>
        <w:rPr>
          <w:ins w:author="Tushar Gupta" w:id="9" w:date="2025-02-07T04:25:52Z"/>
        </w:rPr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9750" cy="2781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Tushar Gupta" w:id="9" w:date="2025-02-07T04:25:5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C0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bookTitle = "The Great Gatsby";         // Title of the book</w:t>
        </w:r>
      </w:ins>
    </w:p>
    <w:p w:rsidR="00000000" w:rsidDel="00000000" w:rsidP="00000000" w:rsidRDefault="00000000" w:rsidRPr="00000000" w14:paraId="000000C1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authorName = "F. Scott Fitzgerald";    // Author's name</w:t>
        </w:r>
      </w:ins>
    </w:p>
    <w:p w:rsidR="00000000" w:rsidDel="00000000" w:rsidP="00000000" w:rsidRDefault="00000000" w:rsidRPr="00000000" w14:paraId="000000C2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publicationYear = 1925;                  // Year of publication</w:t>
        </w:r>
      </w:ins>
    </w:p>
    <w:p w:rsidR="00000000" w:rsidDel="00000000" w:rsidP="00000000" w:rsidRDefault="00000000" w:rsidRPr="00000000" w14:paraId="000000C3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isAvailable = true;                           // Availability status</w:t>
        </w:r>
      </w:ins>
    </w:p>
    <w:p w:rsidR="00000000" w:rsidDel="00000000" w:rsidP="00000000" w:rsidRDefault="00000000" w:rsidRPr="00000000" w14:paraId="000000C4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_numberOfCopies = 3;                    // Number of copies available</w:t>
        </w:r>
      </w:ins>
    </w:p>
    <w:p w:rsidR="00000000" w:rsidDel="00000000" w:rsidP="00000000" w:rsidRDefault="00000000" w:rsidRPr="00000000" w14:paraId="000000C5">
      <w:pPr>
        <w:spacing w:after="0" w:lineRule="auto"/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  <w:t xml:space="preserve">let $librarySection = "Fiction";           </w:t>
        </w:r>
      </w:ins>
    </w:p>
    <w:p w:rsidR="00000000" w:rsidDel="00000000" w:rsidP="00000000" w:rsidRDefault="00000000" w:rsidRPr="00000000" w14:paraId="000000C6">
      <w:pPr>
        <w:rPr>
          <w:ins w:author="Tushar Gupta" w:id="9" w:date="2025-02-07T04:25:52Z"/>
        </w:rPr>
      </w:pPr>
      <w:ins w:author="Tushar Gupta" w:id="9" w:date="2025-02-07T04:25:5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2382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76475" cy="13906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b w:val="1"/>
        </w:rPr>
        <w:pPrChange w:author="Tushar Gupta" w:id="0" w:date="2025-02-07T04:27:21Z">
          <w:pPr/>
        </w:pPrChange>
      </w:pPr>
      <w:r w:rsidDel="00000000" w:rsidR="00000000" w:rsidRPr="00000000">
        <w:rPr>
          <w:b w:val="1"/>
          <w:rtl w:val="0"/>
        </w:rPr>
        <w:t xml:space="preserve">// camel Case </w:t>
      </w:r>
    </w:p>
    <w:p w:rsidR="00000000" w:rsidDel="00000000" w:rsidP="00000000" w:rsidRDefault="00000000" w:rsidRPr="00000000" w14:paraId="000000C9">
      <w:pPr>
        <w:spacing w:after="0" w:lineRule="auto"/>
        <w:rPr>
          <w:b w:val="1"/>
        </w:rPr>
        <w:pPrChange w:author="Tushar Gupta" w:id="0" w:date="2025-02-07T04:27:21Z">
          <w:pPr/>
        </w:pPrChange>
      </w:pPr>
      <w:r w:rsidDel="00000000" w:rsidR="00000000" w:rsidRPr="00000000">
        <w:rPr>
          <w:b w:val="1"/>
          <w:rtl w:val="0"/>
        </w:rPr>
        <w:t xml:space="preserve">// Pascal Case </w:t>
      </w:r>
    </w:p>
    <w:p w:rsidR="00000000" w:rsidDel="00000000" w:rsidP="00000000" w:rsidRDefault="00000000" w:rsidRPr="00000000" w14:paraId="000000CA">
      <w:pPr>
        <w:spacing w:after="0" w:lineRule="auto"/>
        <w:rPr>
          <w:ins w:author="Tushar Gupta" w:id="11" w:date="2025-02-07T04:27:23Z"/>
          <w:b w:val="1"/>
        </w:rPr>
      </w:pPr>
      <w:r w:rsidDel="00000000" w:rsidR="00000000" w:rsidRPr="00000000">
        <w:rPr>
          <w:b w:val="1"/>
          <w:rtl w:val="0"/>
        </w:rPr>
        <w:t xml:space="preserve">// snake_case</w:t>
      </w:r>
      <w:ins w:author="Tushar Gupta" w:id="11" w:date="2025-02-07T04:27:2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CB">
      <w:pPr>
        <w:spacing w:after="0" w:lineRule="auto"/>
        <w:rPr>
          <w:b w:val="1"/>
        </w:rPr>
        <w:pPrChange w:author="Tushar Gupta" w:id="0" w:date="2025-02-07T04:27:21Z">
          <w:pPr/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b w:val="1"/>
        </w:rPr>
        <w:pPrChange w:author="Tushar Gupta" w:id="0" w:date="2025-02-07T04:28:13Z">
          <w:pPr/>
        </w:pPrChange>
      </w:pPr>
      <w:r w:rsidDel="00000000" w:rsidR="00000000" w:rsidRPr="00000000">
        <w:rPr>
          <w:b w:val="1"/>
          <w:rtl w:val="0"/>
        </w:rPr>
        <w:t xml:space="preserve">var = name</w:t>
      </w:r>
    </w:p>
    <w:p w:rsidR="00000000" w:rsidDel="00000000" w:rsidP="00000000" w:rsidRDefault="00000000" w:rsidRPr="00000000" w14:paraId="000000CE">
      <w:pPr>
        <w:spacing w:after="0" w:lineRule="auto"/>
        <w:rPr>
          <w:b w:val="1"/>
        </w:rPr>
        <w:pPrChange w:author="Tushar Gupta" w:id="0" w:date="2025-02-07T04:28:13Z">
          <w:pPr/>
        </w:pPrChange>
      </w:pPr>
      <w:r w:rsidDel="00000000" w:rsidR="00000000" w:rsidRPr="00000000">
        <w:rPr>
          <w:b w:val="1"/>
          <w:rtl w:val="0"/>
        </w:rPr>
        <w:t xml:space="preserve">name = “Hello World”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 name = “Hello World”;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955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908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age = 25;</w:t>
      </w:r>
    </w:p>
    <w:p w:rsidR="00000000" w:rsidDel="00000000" w:rsidP="00000000" w:rsidRDefault="00000000" w:rsidRPr="00000000" w14:paraId="000000D7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age); // "number"</w:t>
      </w:r>
    </w:p>
    <w:p w:rsidR="00000000" w:rsidDel="00000000" w:rsidP="00000000" w:rsidRDefault="00000000" w:rsidRPr="00000000" w14:paraId="000000D8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name = "Alice";</w:t>
      </w:r>
    </w:p>
    <w:p w:rsidR="00000000" w:rsidDel="00000000" w:rsidP="00000000" w:rsidRDefault="00000000" w:rsidRPr="00000000" w14:paraId="000000D9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name); // "string"</w:t>
      </w:r>
    </w:p>
    <w:p w:rsidR="00000000" w:rsidDel="00000000" w:rsidP="00000000" w:rsidRDefault="00000000" w:rsidRPr="00000000" w14:paraId="000000DA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isStudent = true;</w:t>
      </w:r>
    </w:p>
    <w:p w:rsidR="00000000" w:rsidDel="00000000" w:rsidP="00000000" w:rsidRDefault="00000000" w:rsidRPr="00000000" w14:paraId="000000DB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isStudent); // "boolean"</w:t>
      </w:r>
    </w:p>
    <w:p w:rsidR="00000000" w:rsidDel="00000000" w:rsidP="00000000" w:rsidRDefault="00000000" w:rsidRPr="00000000" w14:paraId="000000DC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colors = ["red", "green", "blue"];</w:t>
      </w:r>
    </w:p>
    <w:p w:rsidR="00000000" w:rsidDel="00000000" w:rsidP="00000000" w:rsidRDefault="00000000" w:rsidRPr="00000000" w14:paraId="000000DD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colors); // "object"</w:t>
      </w:r>
    </w:p>
    <w:p w:rsidR="00000000" w:rsidDel="00000000" w:rsidP="00000000" w:rsidRDefault="00000000" w:rsidRPr="00000000" w14:paraId="000000DE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greet = function() {</w:t>
      </w:r>
    </w:p>
    <w:p w:rsidR="00000000" w:rsidDel="00000000" w:rsidP="00000000" w:rsidRDefault="00000000" w:rsidRPr="00000000" w14:paraId="000000DF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return "Hello!";</w:t>
      </w:r>
    </w:p>
    <w:p w:rsidR="00000000" w:rsidDel="00000000" w:rsidP="00000000" w:rsidRDefault="00000000" w:rsidRPr="00000000" w14:paraId="000000E0">
      <w:pPr>
        <w:widowControl w:val="0"/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E1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greet); // "function"</w:t>
      </w:r>
    </w:p>
    <w:p w:rsidR="00000000" w:rsidDel="00000000" w:rsidP="00000000" w:rsidRDefault="00000000" w:rsidRPr="00000000" w14:paraId="000000E2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x;</w:t>
      </w:r>
    </w:p>
    <w:p w:rsidR="00000000" w:rsidDel="00000000" w:rsidP="00000000" w:rsidRDefault="00000000" w:rsidRPr="00000000" w14:paraId="000000E3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x); // "undefined"</w:t>
      </w:r>
    </w:p>
    <w:p w:rsidR="00000000" w:rsidDel="00000000" w:rsidP="00000000" w:rsidRDefault="00000000" w:rsidRPr="00000000" w14:paraId="000000E4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let y = null;</w:t>
      </w:r>
    </w:p>
    <w:p w:rsidR="00000000" w:rsidDel="00000000" w:rsidP="00000000" w:rsidRDefault="00000000" w:rsidRPr="00000000" w14:paraId="000000E5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console.log(typeof y); // "object" (this is a special case in JavaScript)</w:t>
      </w:r>
    </w:p>
    <w:p w:rsidR="00000000" w:rsidDel="00000000" w:rsidP="00000000" w:rsidRDefault="00000000" w:rsidRPr="00000000" w14:paraId="000000E6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9.png"/><Relationship Id="rId41" Type="http://schemas.openxmlformats.org/officeDocument/2006/relationships/image" Target="media/image20.png"/><Relationship Id="rId44" Type="http://schemas.openxmlformats.org/officeDocument/2006/relationships/image" Target="media/image6.png"/><Relationship Id="rId43" Type="http://schemas.openxmlformats.org/officeDocument/2006/relationships/image" Target="media/image19.png"/><Relationship Id="rId46" Type="http://schemas.openxmlformats.org/officeDocument/2006/relationships/image" Target="media/image7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24.png"/><Relationship Id="rId47" Type="http://schemas.openxmlformats.org/officeDocument/2006/relationships/image" Target="media/image3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6.png"/><Relationship Id="rId8" Type="http://schemas.openxmlformats.org/officeDocument/2006/relationships/image" Target="media/image28.png"/><Relationship Id="rId31" Type="http://schemas.openxmlformats.org/officeDocument/2006/relationships/image" Target="media/image18.png"/><Relationship Id="rId30" Type="http://schemas.openxmlformats.org/officeDocument/2006/relationships/image" Target="media/image38.png"/><Relationship Id="rId33" Type="http://schemas.openxmlformats.org/officeDocument/2006/relationships/image" Target="media/image34.png"/><Relationship Id="rId32" Type="http://schemas.openxmlformats.org/officeDocument/2006/relationships/image" Target="media/image15.png"/><Relationship Id="rId35" Type="http://schemas.openxmlformats.org/officeDocument/2006/relationships/image" Target="media/image2.png"/><Relationship Id="rId34" Type="http://schemas.openxmlformats.org/officeDocument/2006/relationships/image" Target="media/image21.png"/><Relationship Id="rId37" Type="http://schemas.openxmlformats.org/officeDocument/2006/relationships/image" Target="media/image25.png"/><Relationship Id="rId36" Type="http://schemas.openxmlformats.org/officeDocument/2006/relationships/image" Target="media/image27.png"/><Relationship Id="rId39" Type="http://schemas.openxmlformats.org/officeDocument/2006/relationships/image" Target="media/image10.png"/><Relationship Id="rId38" Type="http://schemas.openxmlformats.org/officeDocument/2006/relationships/image" Target="media/image17.png"/><Relationship Id="rId20" Type="http://schemas.openxmlformats.org/officeDocument/2006/relationships/image" Target="media/image48.png"/><Relationship Id="rId22" Type="http://schemas.openxmlformats.org/officeDocument/2006/relationships/image" Target="media/image12.png"/><Relationship Id="rId21" Type="http://schemas.openxmlformats.org/officeDocument/2006/relationships/image" Target="media/image44.png"/><Relationship Id="rId24" Type="http://schemas.openxmlformats.org/officeDocument/2006/relationships/image" Target="media/image5.png"/><Relationship Id="rId23" Type="http://schemas.openxmlformats.org/officeDocument/2006/relationships/image" Target="media/image11.png"/><Relationship Id="rId26" Type="http://schemas.openxmlformats.org/officeDocument/2006/relationships/image" Target="media/image8.png"/><Relationship Id="rId25" Type="http://schemas.openxmlformats.org/officeDocument/2006/relationships/image" Target="media/image41.png"/><Relationship Id="rId28" Type="http://schemas.openxmlformats.org/officeDocument/2006/relationships/image" Target="media/image13.png"/><Relationship Id="rId27" Type="http://schemas.openxmlformats.org/officeDocument/2006/relationships/image" Target="media/image16.png"/><Relationship Id="rId29" Type="http://schemas.openxmlformats.org/officeDocument/2006/relationships/image" Target="media/image29.png"/><Relationship Id="rId51" Type="http://schemas.openxmlformats.org/officeDocument/2006/relationships/image" Target="media/image31.png"/><Relationship Id="rId50" Type="http://schemas.openxmlformats.org/officeDocument/2006/relationships/image" Target="media/image1.png"/><Relationship Id="rId53" Type="http://schemas.openxmlformats.org/officeDocument/2006/relationships/image" Target="media/image22.png"/><Relationship Id="rId52" Type="http://schemas.openxmlformats.org/officeDocument/2006/relationships/image" Target="media/image47.png"/><Relationship Id="rId11" Type="http://schemas.openxmlformats.org/officeDocument/2006/relationships/image" Target="media/image43.png"/><Relationship Id="rId10" Type="http://schemas.openxmlformats.org/officeDocument/2006/relationships/image" Target="media/image37.png"/><Relationship Id="rId13" Type="http://schemas.openxmlformats.org/officeDocument/2006/relationships/image" Target="media/image36.png"/><Relationship Id="rId12" Type="http://schemas.openxmlformats.org/officeDocument/2006/relationships/image" Target="media/image30.png"/><Relationship Id="rId15" Type="http://schemas.openxmlformats.org/officeDocument/2006/relationships/image" Target="media/image45.png"/><Relationship Id="rId14" Type="http://schemas.openxmlformats.org/officeDocument/2006/relationships/image" Target="media/image40.png"/><Relationship Id="rId17" Type="http://schemas.openxmlformats.org/officeDocument/2006/relationships/image" Target="media/image42.png"/><Relationship Id="rId16" Type="http://schemas.openxmlformats.org/officeDocument/2006/relationships/image" Target="media/image39.png"/><Relationship Id="rId19" Type="http://schemas.openxmlformats.org/officeDocument/2006/relationships/image" Target="media/image35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